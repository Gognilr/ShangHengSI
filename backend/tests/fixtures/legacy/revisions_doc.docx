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>
          <w:b/>
        </w:rPr>
      </w:pPr>
      <w:r>
        <w:rPr>
          <w:b/>
        </w:rPr>
        <w:t>修订样本</w:t>
      </w:r>
    </w:p>
    <w:p>
      <w:pPr>
        <w:pStyle w:val="Normal"/>
        <w:bidi w:val="0"/>
        <w:jc w:val="left"/>
        <w:rPr/>
      </w:pPr>
      <w:r>
        <w:rPr/>
        <w:t>付款方式：</w:t>
      </w:r>
      <w:del w:id="0" w:author="审阅人甲" w:date="2026-03-10T09:00:00Z">
        <w:r>
          <w:rPr/>
          <w:delText>预付</w:delText>
        </w:r>
      </w:del>
      <w:del w:id="1" w:author="审阅人甲" w:date="2026-03-10T09:00:00Z">
        <w:r>
          <w:rPr>
            <w:rFonts w:cs="Calibri" w:eastAsia="Calibri"/>
          </w:rPr>
          <w:delText xml:space="preserve"> </w:delText>
        </w:r>
      </w:del>
      <w:del w:id="2" w:author="审阅人甲" w:date="2026-03-10T09:00:00Z">
        <w:r>
          <w:rPr/>
          <w:delText>50%</w:delText>
        </w:r>
      </w:del>
      <w:ins w:id="3" w:author="审阅人甲" w:date="2026-03-10T09:00:00Z">
        <w:r>
          <w:rPr/>
          <w:t>预付</w:t>
        </w:r>
      </w:ins>
      <w:ins w:id="4" w:author="审阅人甲" w:date="2026-03-10T09:00:00Z">
        <w:r>
          <w:rPr>
            <w:rFonts w:cs="Calibri" w:eastAsia="Calibri"/>
          </w:rPr>
          <w:t xml:space="preserve"> </w:t>
        </w:r>
      </w:ins>
      <w:ins w:id="5" w:author="审阅人甲" w:date="2026-03-10T09:00:00Z">
        <w:r>
          <w:rPr/>
          <w:t>30%</w:t>
        </w:r>
      </w:ins>
      <w:r>
        <w:rPr/>
        <w:t>，余款见提单副本付清。</w:t>
      </w:r>
    </w:p>
    <w:p>
      <w:pPr>
        <w:pStyle w:val="Normal"/>
        <w:bidi w:val="0"/>
        <w:jc w:val="left"/>
        <w:rPr>
          <w:del w:id="7" w:author="审阅人甲" w:date="2026-03-10T09:00:00Z"/>
        </w:rPr>
      </w:pPr>
      <w:del w:id="6" w:author="审阅人甲" w:date="2026-03-10T09:00:00Z">
        <w:r>
          <w:rPr/>
          <w:delText>（本款已删除）</w:delText>
        </w:r>
      </w:del>
    </w:p>
    <w:p>
      <w:pPr>
        <w:pStyle w:val="Normal"/>
        <w:bidi w:val="0"/>
        <w:jc w:val="left"/>
        <w:rPr/>
      </w:pPr>
      <w:ins w:id="8" w:author="审阅人甲" w:date="2026-03-10T09:00:00Z">
        <w:r>
          <w:rPr/>
          <w:t>新增：卖方应在装船后</w:t>
        </w:r>
      </w:ins>
      <w:ins w:id="9" w:author="审阅人甲" w:date="2026-03-10T09:00:00Z">
        <w:r>
          <w:rPr>
            <w:rFonts w:cs="Calibri" w:eastAsia="Calibri"/>
          </w:rPr>
          <w:t xml:space="preserve"> </w:t>
        </w:r>
      </w:ins>
      <w:ins w:id="10" w:author="审阅人甲" w:date="2026-03-10T09:00:00Z">
        <w:r>
          <w:rPr/>
          <w:t xml:space="preserve">3 </w:t>
        </w:r>
      </w:ins>
      <w:ins w:id="11" w:author="审阅人甲" w:date="2026-03-10T09:00:00Z">
        <w:r>
          <w:rPr/>
          <w:t>日内通知买方。</w:t>
        </w:r>
      </w:ins>
    </w:p>
    <w:p>
      <w:pPr>
        <w:pStyle w:val="Normal"/>
        <w:bidi w:val="0"/>
        <w:jc w:val="left"/>
        <w:rPr/>
      </w:pPr>
      <w:r>
        <w:rPr/>
        <w:t>货物质量以装货港检验为准。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违约金比例为</w:t>
      </w:r>
      <w:r>
        <w:rPr>
          <w:rFonts w:cs="Calibri" w:eastAsia="Calibri"/>
        </w:rPr>
        <w:t xml:space="preserve"> </w:t>
      </w:r>
      <w:del w:id="12" w:author="审阅人甲" w:date="2026-03-10T09:00:00Z">
        <w:r>
          <w:rPr/>
          <w:delText>1%</w:delText>
        </w:r>
      </w:del>
      <w:ins w:id="13" w:author="审阅人甲" w:date="2026-03-10T09:00:00Z">
        <w:r>
          <w:rPr/>
          <w:t>0.5%</w:t>
        </w:r>
      </w:ins>
      <w:r>
        <w:rPr/>
        <w:t>。</w:t>
      </w:r>
    </w:p>
    <w:tbl>
      <w:tblPr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交货期：</w:t>
            </w:r>
            <w:del w:id="14" w:author="审阅人甲" w:date="2026-03-10T09:00:00Z">
              <w:r>
                <w:rPr/>
                <w:delText>60</w:delText>
              </w:r>
            </w:del>
            <w:del w:id="15" w:author="审阅人甲" w:date="2026-03-10T09:00:00Z">
              <w:r>
                <w:rPr/>
                <w:delText>天</w:delText>
              </w:r>
            </w:del>
            <w:ins w:id="16" w:author="审阅人甲" w:date="2026-03-10T09:00:00Z">
              <w:r>
                <w:rPr/>
                <w:t>45</w:t>
              </w:r>
            </w:ins>
            <w:ins w:id="17" w:author="审阅人甲" w:date="2026-03-10T09:00:00Z">
              <w:r>
                <w:rPr/>
                <w:t>天</w:t>
              </w:r>
            </w:ins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FOB</w:t>
            </w:r>
          </w:p>
        </w:tc>
      </w:tr>
    </w:tbl>
    <w:p>
      <w:pPr>
        <w:pStyle w:val="Normal"/>
        <w:bidi w:val="0"/>
        <w:jc w:val="left"/>
        <w:rPr/>
      </w:pPr>
      <w:r>
        <w:rPr/>
        <w:t>本合同一式两份。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第%1条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